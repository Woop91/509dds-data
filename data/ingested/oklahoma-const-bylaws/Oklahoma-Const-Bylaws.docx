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i/>
          <w:sz w:val="28"/>
        </w:rPr>
      </w:pPr>
      <w:r>
        <w:rPr>
          <w:b/>
          <w:i/>
          <w:sz w:val="28"/>
        </w:rPr>
        <w:t>Constitution and By-Laws</w:t>
      </w:r>
    </w:p>
    <w:p>
      <w:pPr>
        <w:pStyle w:val="Normal"/>
        <w:jc w:val="center"/>
        <w:rPr>
          <w:b/>
          <w:i/>
          <w:sz w:val="28"/>
        </w:rPr>
      </w:pPr>
      <w:r>
        <w:rPr>
          <w:b/>
          <w:i/>
          <w:sz w:val="28"/>
        </w:rPr>
        <w:t>of the</w:t>
      </w:r>
    </w:p>
    <w:p>
      <w:pPr>
        <w:pStyle w:val="Normal"/>
        <w:jc w:val="center"/>
        <w:rPr>
          <w:b/>
          <w:i/>
          <w:sz w:val="28"/>
        </w:rPr>
      </w:pPr>
      <w:r>
        <w:rPr>
          <w:b/>
          <w:i/>
          <w:sz w:val="28"/>
        </w:rPr>
        <w:t>Oklahoma Association of Disability Examiners</w:t>
      </w:r>
    </w:p>
    <w:p>
      <w:pPr>
        <w:pStyle w:val="Normal"/>
        <w:jc w:val="center"/>
        <w:rPr>
          <w:b/>
          <w:i/>
          <w:sz w:val="28"/>
        </w:rPr>
      </w:pPr>
      <w:r>
        <w:rPr>
          <w:b/>
          <w:i/>
          <w:sz w:val="28"/>
        </w:rPr>
      </w:r>
    </w:p>
    <w:p>
      <w:pPr>
        <w:pStyle w:val="Normal"/>
        <w:jc w:val="center"/>
        <w:rPr>
          <w:b/>
          <w:sz w:val="24"/>
        </w:rPr>
      </w:pPr>
      <w:r>
        <w:rPr>
          <w:b/>
          <w:sz w:val="24"/>
        </w:rPr>
        <w:t>Article I</w:t>
      </w:r>
    </w:p>
    <w:p>
      <w:pPr>
        <w:pStyle w:val="Normal"/>
        <w:jc w:val="center"/>
        <w:rPr>
          <w:b/>
          <w:sz w:val="24"/>
        </w:rPr>
      </w:pPr>
      <w:r>
        <w:rPr>
          <w:b/>
          <w:sz w:val="24"/>
        </w:rPr>
      </w:r>
    </w:p>
    <w:p>
      <w:pPr>
        <w:pStyle w:val="Normal"/>
        <w:jc w:val="center"/>
        <w:rPr>
          <w:b/>
          <w:sz w:val="24"/>
        </w:rPr>
      </w:pPr>
      <w:r>
        <w:rPr>
          <w:b/>
          <w:sz w:val="24"/>
        </w:rPr>
        <w:t>Name and Affiliation</w:t>
      </w:r>
    </w:p>
    <w:p>
      <w:pPr>
        <w:pStyle w:val="Normal"/>
        <w:jc w:val="center"/>
        <w:rPr>
          <w:b/>
          <w:sz w:val="24"/>
        </w:rPr>
      </w:pPr>
      <w:r>
        <w:rPr>
          <w:b/>
          <w:sz w:val="24"/>
        </w:rPr>
      </w:r>
    </w:p>
    <w:p>
      <w:pPr>
        <w:pStyle w:val="Normal"/>
        <w:rPr>
          <w:sz w:val="24"/>
        </w:rPr>
      </w:pPr>
      <w:r>
        <w:rPr>
          <w:sz w:val="24"/>
        </w:rPr>
        <w:tab/>
        <w:t>This professional and non-profit organization shall be named The Oklahoma Association of Disability Examiners (OKADE) and is officially affiliated with the National Association of Disability Examiners (NADE).</w:t>
      </w:r>
    </w:p>
    <w:p>
      <w:pPr>
        <w:pStyle w:val="Normal"/>
        <w:rPr>
          <w:sz w:val="24"/>
        </w:rPr>
      </w:pPr>
      <w:r>
        <w:rPr>
          <w:sz w:val="24"/>
        </w:rPr>
      </w:r>
    </w:p>
    <w:p>
      <w:pPr>
        <w:pStyle w:val="Normal"/>
        <w:jc w:val="center"/>
        <w:rPr>
          <w:b/>
          <w:sz w:val="24"/>
        </w:rPr>
      </w:pPr>
      <w:r>
        <w:rPr>
          <w:b/>
          <w:sz w:val="24"/>
        </w:rPr>
        <w:t>Article II</w:t>
      </w:r>
    </w:p>
    <w:p>
      <w:pPr>
        <w:pStyle w:val="Normal"/>
        <w:jc w:val="center"/>
        <w:rPr>
          <w:b/>
          <w:sz w:val="24"/>
        </w:rPr>
      </w:pPr>
      <w:r>
        <w:rPr>
          <w:b/>
          <w:sz w:val="24"/>
        </w:rPr>
      </w:r>
    </w:p>
    <w:p>
      <w:pPr>
        <w:pStyle w:val="Normal"/>
        <w:jc w:val="center"/>
        <w:rPr>
          <w:b/>
          <w:sz w:val="24"/>
        </w:rPr>
      </w:pPr>
      <w:r>
        <w:rPr>
          <w:b/>
          <w:sz w:val="24"/>
        </w:rPr>
        <w:t>Purpose</w:t>
      </w:r>
    </w:p>
    <w:p>
      <w:pPr>
        <w:pStyle w:val="Normal"/>
        <w:jc w:val="center"/>
        <w:rPr>
          <w:b/>
          <w:sz w:val="24"/>
        </w:rPr>
      </w:pPr>
      <w:r>
        <w:rPr>
          <w:b/>
          <w:sz w:val="24"/>
        </w:rPr>
      </w:r>
    </w:p>
    <w:p>
      <w:pPr>
        <w:pStyle w:val="Normal"/>
        <w:numPr>
          <w:ilvl w:val="0"/>
          <w:numId w:val="1"/>
        </w:numPr>
        <w:rPr>
          <w:sz w:val="24"/>
        </w:rPr>
      </w:pPr>
      <w:r>
        <w:rPr>
          <w:sz w:val="24"/>
        </w:rPr>
        <w:t>To assure full protection of the rights of applicants for disability benefits and to provide a full measure of service to them.</w:t>
      </w:r>
    </w:p>
    <w:p>
      <w:pPr>
        <w:pStyle w:val="Normal"/>
        <w:numPr>
          <w:ilvl w:val="0"/>
          <w:numId w:val="1"/>
        </w:numPr>
        <w:rPr>
          <w:sz w:val="24"/>
        </w:rPr>
      </w:pPr>
      <w:r>
        <w:rPr>
          <w:sz w:val="24"/>
        </w:rPr>
        <w:t>To develop professional standards and training opportunities for all individuals engaged in the medical and vocational fields.</w:t>
      </w:r>
    </w:p>
    <w:p>
      <w:pPr>
        <w:pStyle w:val="Normal"/>
        <w:numPr>
          <w:ilvl w:val="0"/>
          <w:numId w:val="1"/>
        </w:numPr>
        <w:rPr>
          <w:sz w:val="24"/>
        </w:rPr>
      </w:pPr>
      <w:r>
        <w:rPr>
          <w:sz w:val="24"/>
        </w:rPr>
        <w:t>To serve as a representative for the Chapter in matters of concern of the membership.</w:t>
      </w:r>
    </w:p>
    <w:p>
      <w:pPr>
        <w:pStyle w:val="Normal"/>
        <w:numPr>
          <w:ilvl w:val="0"/>
          <w:numId w:val="1"/>
        </w:numPr>
        <w:rPr>
          <w:sz w:val="24"/>
        </w:rPr>
      </w:pPr>
      <w:r>
        <w:rPr>
          <w:sz w:val="24"/>
        </w:rPr>
        <w:t>To provide an informal setting for social activities and encourage fellowship among professionals in the medical, vocational, and other fields of service.</w:t>
      </w:r>
    </w:p>
    <w:p>
      <w:pPr>
        <w:pStyle w:val="Normal"/>
        <w:rPr>
          <w:sz w:val="24"/>
        </w:rPr>
      </w:pPr>
      <w:r>
        <w:rPr>
          <w:sz w:val="24"/>
        </w:rPr>
      </w:r>
    </w:p>
    <w:p>
      <w:pPr>
        <w:pStyle w:val="Normal"/>
        <w:jc w:val="center"/>
        <w:rPr>
          <w:b/>
          <w:sz w:val="24"/>
        </w:rPr>
      </w:pPr>
      <w:r>
        <w:rPr>
          <w:b/>
          <w:sz w:val="24"/>
        </w:rPr>
        <w:t>Article III</w:t>
      </w:r>
    </w:p>
    <w:p>
      <w:pPr>
        <w:pStyle w:val="Normal"/>
        <w:jc w:val="center"/>
        <w:rPr>
          <w:b/>
          <w:sz w:val="24"/>
        </w:rPr>
      </w:pPr>
      <w:r>
        <w:rPr>
          <w:b/>
          <w:sz w:val="24"/>
        </w:rPr>
      </w:r>
    </w:p>
    <w:p>
      <w:pPr>
        <w:pStyle w:val="Normal"/>
        <w:jc w:val="center"/>
        <w:rPr>
          <w:b/>
          <w:sz w:val="24"/>
        </w:rPr>
      </w:pPr>
      <w:r>
        <w:rPr>
          <w:b/>
          <w:sz w:val="24"/>
        </w:rPr>
        <w:t>Membership</w:t>
      </w:r>
    </w:p>
    <w:p>
      <w:pPr>
        <w:pStyle w:val="Normal"/>
        <w:jc w:val="center"/>
        <w:rPr>
          <w:b/>
          <w:sz w:val="24"/>
        </w:rPr>
      </w:pPr>
      <w:r>
        <w:rPr>
          <w:b/>
          <w:sz w:val="24"/>
        </w:rPr>
      </w:r>
    </w:p>
    <w:p>
      <w:pPr>
        <w:pStyle w:val="Normal"/>
        <w:rPr/>
      </w:pPr>
      <w:r>
        <w:rPr>
          <w:b/>
          <w:sz w:val="24"/>
        </w:rPr>
        <w:tab/>
      </w:r>
      <w:r>
        <w:rPr>
          <w:sz w:val="24"/>
        </w:rPr>
        <w:t>Chapter members must be members in good standing with NADE.  Members must be employed by a public or private agency engaged in the documentation and/or evaluation of medical and/or vocational information.  This includes those persons involved in administrative, professional, clerical, and vocational aspects of the disability program and those persons involved in research, training, or study of medical or vocational issues.</w:t>
      </w:r>
    </w:p>
    <w:p>
      <w:pPr>
        <w:pStyle w:val="Normal"/>
        <w:rPr>
          <w:sz w:val="24"/>
        </w:rPr>
      </w:pPr>
      <w:r>
        <w:rPr>
          <w:sz w:val="24"/>
        </w:rPr>
      </w:r>
    </w:p>
    <w:p>
      <w:pPr>
        <w:pStyle w:val="Normal"/>
        <w:ind w:hanging="1440" w:start="2160" w:end="0"/>
        <w:rPr>
          <w:sz w:val="24"/>
        </w:rPr>
      </w:pPr>
      <w:r>
        <w:rPr>
          <w:sz w:val="24"/>
        </w:rPr>
        <w:t>Section 1:</w:t>
        <w:tab/>
        <w:t>There shall be no dues in connection with membership in this chapter (NADE membership dues only).</w:t>
      </w:r>
    </w:p>
    <w:p>
      <w:pPr>
        <w:pStyle w:val="Normal"/>
        <w:ind w:hanging="1440" w:start="2160" w:end="0"/>
        <w:rPr>
          <w:sz w:val="24"/>
        </w:rPr>
      </w:pPr>
      <w:r>
        <w:rPr>
          <w:sz w:val="24"/>
        </w:rPr>
        <w:t>Section 2:</w:t>
        <w:tab/>
        <w:t>There shall be no fees, registration or otherwise, unless deemed necessary by the Executive Board and approved by vote of the general membership.</w:t>
      </w:r>
    </w:p>
    <w:p>
      <w:pPr>
        <w:pStyle w:val="Normal"/>
        <w:ind w:hanging="1440" w:start="2160" w:end="0"/>
        <w:rPr>
          <w:sz w:val="24"/>
        </w:rPr>
      </w:pPr>
      <w:r>
        <w:rPr>
          <w:sz w:val="24"/>
        </w:rPr>
        <w:t>Section 3:</w:t>
        <w:tab/>
        <w:t>The membership year shall coincide with that of the National Association.</w:t>
      </w:r>
    </w:p>
    <w:p>
      <w:pPr>
        <w:pStyle w:val="Normal"/>
        <w:ind w:hanging="1440" w:start="2160" w:end="0"/>
        <w:rPr>
          <w:sz w:val="24"/>
        </w:rPr>
      </w:pPr>
      <w:r>
        <w:rPr>
          <w:sz w:val="24"/>
        </w:rPr>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(1)</w:t>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Article IV</w:t>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Organization</w:t>
      </w:r>
    </w:p>
    <w:p>
      <w:pPr>
        <w:pStyle w:val="Normal"/>
        <w:ind w:hanging="1440" w:start="2160" w:end="0"/>
        <w:jc w:val="center"/>
        <w:rPr>
          <w:b/>
          <w:sz w:val="24"/>
        </w:rPr>
      </w:pPr>
      <w:r>
        <w:rPr>
          <w:b/>
          <w:sz w:val="24"/>
        </w:rPr>
      </w:r>
    </w:p>
    <w:p>
      <w:pPr>
        <w:pStyle w:val="Normal"/>
        <w:ind w:hanging="720" w:start="2160" w:end="0"/>
        <w:rPr>
          <w:sz w:val="24"/>
        </w:rPr>
      </w:pPr>
      <w:r>
        <w:rPr>
          <w:sz w:val="24"/>
        </w:rPr>
        <w:t>The officers shall be President, President-Elect, Secretary, and Treasurer.</w:t>
      </w:r>
    </w:p>
    <w:p>
      <w:pPr>
        <w:pStyle w:val="Normal"/>
        <w:ind w:hanging="1440" w:start="2160" w:end="0"/>
        <w:rPr>
          <w:sz w:val="24"/>
        </w:rPr>
      </w:pPr>
      <w:r>
        <w:rPr>
          <w:sz w:val="24"/>
        </w:rPr>
        <w:t>The Executive Board shall be comprised of these officers and the immediate Past</w:t>
      </w:r>
    </w:p>
    <w:p>
      <w:pPr>
        <w:pStyle w:val="Normal"/>
        <w:ind w:hanging="1440" w:start="2160" w:end="0"/>
        <w:rPr>
          <w:sz w:val="24"/>
        </w:rPr>
      </w:pPr>
      <w:r>
        <w:rPr>
          <w:sz w:val="24"/>
        </w:rPr>
        <w:t>President of the chapter.  All officers shall be elected at the annual business</w:t>
      </w:r>
    </w:p>
    <w:p>
      <w:pPr>
        <w:pStyle w:val="Normal"/>
        <w:ind w:hanging="1440" w:start="2160" w:end="0"/>
        <w:rPr/>
      </w:pPr>
      <w:r>
        <w:rPr>
          <w:sz w:val="24"/>
        </w:rPr>
        <w:t>meeting held the second Tuesday of August.  Officers shall be elected for a term</w:t>
      </w:r>
    </w:p>
    <w:p>
      <w:pPr>
        <w:pStyle w:val="Normal"/>
        <w:ind w:hanging="1440" w:start="2160" w:end="0"/>
        <w:rPr>
          <w:sz w:val="24"/>
        </w:rPr>
      </w:pPr>
      <w:r>
        <w:rPr>
          <w:sz w:val="24"/>
        </w:rPr>
        <w:t>of one year and may not serve in the same office for more than two consecutive</w:t>
      </w:r>
    </w:p>
    <w:p>
      <w:pPr>
        <w:pStyle w:val="Normal"/>
        <w:ind w:hanging="1440" w:start="2160" w:end="0"/>
        <w:rPr>
          <w:sz w:val="24"/>
        </w:rPr>
      </w:pPr>
      <w:r>
        <w:rPr>
          <w:sz w:val="24"/>
        </w:rPr>
        <w:t>terms.  The officers shall be installed at the annual business meeting with the</w:t>
      </w:r>
    </w:p>
    <w:p>
      <w:pPr>
        <w:pStyle w:val="Normal"/>
        <w:ind w:hanging="1440" w:start="2160" w:end="0"/>
        <w:rPr>
          <w:sz w:val="24"/>
        </w:rPr>
      </w:pPr>
      <w:r>
        <w:rPr>
          <w:sz w:val="24"/>
        </w:rPr>
        <w:t xml:space="preserve">passing of the gavel.  At the annual business meeting the out-going officers and </w:t>
      </w:r>
    </w:p>
    <w:p>
      <w:pPr>
        <w:pStyle w:val="Normal"/>
        <w:ind w:hanging="1440" w:start="2160" w:end="0"/>
        <w:rPr>
          <w:sz w:val="24"/>
        </w:rPr>
      </w:pPr>
      <w:r>
        <w:rPr>
          <w:sz w:val="24"/>
        </w:rPr>
        <w:t xml:space="preserve">out-going committee chairs will summarize the events of the previous year.  </w:t>
      </w:r>
    </w:p>
    <w:p>
      <w:pPr>
        <w:pStyle w:val="Normal"/>
        <w:ind w:hanging="1440" w:start="2160" w:end="0"/>
        <w:rPr>
          <w:sz w:val="24"/>
        </w:rPr>
      </w:pPr>
      <w:r>
        <w:rPr>
          <w:sz w:val="24"/>
        </w:rPr>
      </w:r>
    </w:p>
    <w:p>
      <w:pPr>
        <w:pStyle w:val="Normal"/>
        <w:ind w:hanging="720" w:start="2160" w:end="0"/>
        <w:rPr>
          <w:sz w:val="24"/>
        </w:rPr>
      </w:pPr>
      <w:r>
        <w:rPr>
          <w:sz w:val="24"/>
        </w:rPr>
        <w:t>Duties of the officers shall be as follows:</w:t>
      </w:r>
    </w:p>
    <w:p>
      <w:pPr>
        <w:pStyle w:val="Normal"/>
        <w:ind w:hanging="1440" w:start="2160" w:end="0"/>
        <w:rPr>
          <w:sz w:val="24"/>
        </w:rPr>
      </w:pPr>
      <w:r>
        <w:rPr>
          <w:sz w:val="24"/>
        </w:rPr>
      </w:r>
    </w:p>
    <w:p>
      <w:pPr>
        <w:pStyle w:val="Normal"/>
        <w:ind w:hanging="1440" w:start="2160" w:end="0"/>
        <w:rPr>
          <w:sz w:val="24"/>
        </w:rPr>
      </w:pPr>
      <w:r>
        <w:rPr>
          <w:sz w:val="24"/>
        </w:rPr>
        <w:t>Section 1:</w:t>
        <w:tab/>
        <w:t>Duties of the President</w:t>
      </w:r>
    </w:p>
    <w:p>
      <w:pPr>
        <w:pStyle w:val="Normal"/>
        <w:ind w:hanging="720" w:start="2880" w:end="0"/>
        <w:rPr>
          <w:sz w:val="24"/>
        </w:rPr>
      </w:pPr>
      <w:r>
        <w:rPr>
          <w:sz w:val="24"/>
        </w:rPr>
        <w:t>(A)</w:t>
        <w:tab/>
        <w:t>To preside over official meetings of the Chapter and the Executive Board.</w:t>
      </w:r>
    </w:p>
    <w:p>
      <w:pPr>
        <w:pStyle w:val="Normal"/>
        <w:ind w:hanging="720" w:start="2880" w:end="0"/>
        <w:rPr>
          <w:sz w:val="24"/>
        </w:rPr>
      </w:pPr>
      <w:r>
        <w:rPr>
          <w:sz w:val="24"/>
        </w:rPr>
        <w:t>(B)</w:t>
        <w:tab/>
        <w:t>To serve as ex-officio member of all standing and special committees with voting privileges in case of a tie.</w:t>
      </w:r>
    </w:p>
    <w:p>
      <w:pPr>
        <w:pStyle w:val="Normal"/>
        <w:rPr>
          <w:sz w:val="24"/>
        </w:rPr>
      </w:pPr>
      <w:r>
        <w:rPr>
          <w:sz w:val="24"/>
        </w:rPr>
        <w:tab/>
        <w:t>Section 2:</w:t>
        <w:tab/>
        <w:t>Duties of the President-Elect</w:t>
      </w:r>
    </w:p>
    <w:p>
      <w:pPr>
        <w:pStyle w:val="Normal"/>
        <w:numPr>
          <w:ilvl w:val="0"/>
          <w:numId w:val="3"/>
        </w:numPr>
        <w:rPr>
          <w:sz w:val="24"/>
        </w:rPr>
      </w:pPr>
      <w:r>
        <w:rPr>
          <w:sz w:val="24"/>
        </w:rPr>
        <w:t>To assume the duties of the President in his/her absence.</w:t>
      </w:r>
    </w:p>
    <w:p>
      <w:pPr>
        <w:pStyle w:val="Normal"/>
        <w:numPr>
          <w:ilvl w:val="0"/>
          <w:numId w:val="3"/>
        </w:numPr>
        <w:rPr>
          <w:sz w:val="24"/>
        </w:rPr>
      </w:pPr>
      <w:r>
        <w:rPr>
          <w:sz w:val="24"/>
        </w:rPr>
        <w:t>To assume duties as may be assigned by the President.</w:t>
      </w:r>
    </w:p>
    <w:p>
      <w:pPr>
        <w:pStyle w:val="Normal"/>
        <w:numPr>
          <w:ilvl w:val="0"/>
          <w:numId w:val="3"/>
        </w:numPr>
        <w:rPr>
          <w:sz w:val="24"/>
        </w:rPr>
      </w:pPr>
      <w:r>
        <w:rPr>
          <w:sz w:val="24"/>
        </w:rPr>
        <w:t>To act a Chairperson of the Membership Committee.</w:t>
      </w:r>
    </w:p>
    <w:p>
      <w:pPr>
        <w:pStyle w:val="Normal"/>
        <w:rPr>
          <w:sz w:val="24"/>
        </w:rPr>
      </w:pPr>
      <w:r>
        <w:rPr>
          <w:sz w:val="24"/>
        </w:rPr>
      </w:r>
    </w:p>
    <w:p>
      <w:pPr>
        <w:pStyle w:val="Normal"/>
        <w:ind w:start="720" w:end="0"/>
        <w:rPr>
          <w:sz w:val="24"/>
        </w:rPr>
      </w:pPr>
      <w:r>
        <w:rPr>
          <w:sz w:val="24"/>
        </w:rPr>
        <w:t>Section 3:</w:t>
        <w:tab/>
        <w:t>Duties of the Secretary</w:t>
      </w:r>
    </w:p>
    <w:p>
      <w:pPr>
        <w:pStyle w:val="Normal"/>
        <w:ind w:hanging="720" w:start="2880" w:end="0"/>
        <w:rPr>
          <w:sz w:val="24"/>
        </w:rPr>
      </w:pPr>
      <w:r>
        <w:rPr>
          <w:sz w:val="24"/>
        </w:rPr>
        <w:t>(A)</w:t>
        <w:tab/>
        <w:t>To make a true and permanent record of the proceedings of all official meetings of the Chapter and the Executive Board.</w:t>
      </w:r>
    </w:p>
    <w:p>
      <w:pPr>
        <w:pStyle w:val="Normal"/>
        <w:ind w:hanging="720" w:start="2880" w:end="0"/>
        <w:rPr>
          <w:sz w:val="24"/>
        </w:rPr>
      </w:pPr>
      <w:r>
        <w:rPr>
          <w:sz w:val="24"/>
        </w:rPr>
        <w:t>(B)</w:t>
        <w:tab/>
        <w:t>To notify all members of Chapter meetings at least three calendar days prior to the date of the meeting.</w:t>
      </w:r>
    </w:p>
    <w:p>
      <w:pPr>
        <w:pStyle w:val="Normal"/>
        <w:ind w:hanging="720" w:start="2880" w:end="0"/>
        <w:rPr>
          <w:sz w:val="24"/>
        </w:rPr>
      </w:pPr>
      <w:r>
        <w:rPr>
          <w:sz w:val="24"/>
        </w:rPr>
        <w:t>(C)</w:t>
        <w:tab/>
        <w:t>To publish amendments to the Constitution and By-laws at the annual business meeting.</w:t>
      </w:r>
    </w:p>
    <w:p>
      <w:pPr>
        <w:pStyle w:val="Normal"/>
        <w:rPr>
          <w:sz w:val="24"/>
        </w:rPr>
      </w:pPr>
      <w:r>
        <w:rPr>
          <w:sz w:val="24"/>
        </w:rPr>
        <w:tab/>
        <w:t>Section 4:</w:t>
        <w:tab/>
        <w:t>Duties of the Treasurer</w:t>
      </w:r>
    </w:p>
    <w:p>
      <w:pPr>
        <w:pStyle w:val="Normal"/>
        <w:numPr>
          <w:ilvl w:val="0"/>
          <w:numId w:val="2"/>
        </w:numPr>
        <w:rPr>
          <w:sz w:val="24"/>
        </w:rPr>
      </w:pPr>
      <w:r>
        <w:rPr>
          <w:sz w:val="24"/>
        </w:rPr>
        <w:t>To assume custody and accountability for all funds belonging to the Chapter.</w:t>
      </w:r>
    </w:p>
    <w:p>
      <w:pPr>
        <w:pStyle w:val="Normal"/>
        <w:numPr>
          <w:ilvl w:val="0"/>
          <w:numId w:val="2"/>
        </w:numPr>
        <w:rPr>
          <w:sz w:val="24"/>
        </w:rPr>
      </w:pPr>
      <w:r>
        <w:rPr>
          <w:sz w:val="24"/>
        </w:rPr>
        <w:t>To assume responsibility for disbursing funds on order of the Executive Board</w:t>
      </w:r>
    </w:p>
    <w:p>
      <w:pPr>
        <w:pStyle w:val="Normal"/>
        <w:numPr>
          <w:ilvl w:val="0"/>
          <w:numId w:val="2"/>
        </w:numPr>
        <w:rPr>
          <w:sz w:val="24"/>
        </w:rPr>
      </w:pPr>
      <w:r>
        <w:rPr>
          <w:sz w:val="24"/>
        </w:rPr>
        <w:t>To present a current financial report at all Chapter and Executive Board meetings.</w:t>
      </w:r>
    </w:p>
    <w:p>
      <w:pPr>
        <w:pStyle w:val="Normal"/>
        <w:rPr>
          <w:sz w:val="24"/>
        </w:rPr>
      </w:pPr>
      <w:r>
        <w:rPr>
          <w:sz w:val="24"/>
        </w:rPr>
      </w:r>
    </w:p>
    <w:p>
      <w:pPr>
        <w:pStyle w:val="Normal"/>
        <w:rPr>
          <w:rFonts w:ascii="I;Times New Roman" w:hAnsi="I;Times New Roman" w:cs="I;Times New Roman"/>
          <w:sz w:val="24"/>
        </w:rPr>
      </w:pPr>
      <w:r>
        <w:rPr>
          <w:rFonts w:cs="I;Times New Roman" w:ascii="I;Times New Roman" w:hAnsi="I;Times New Roman"/>
          <w:sz w:val="24"/>
        </w:rPr>
        <w:t xml:space="preserve">If during an officers term they are deemed by the Executive Board to be acting/behaving in a manner that is detrimental to the organization they may be relieved of </w:t>
      </w:r>
      <w:r>
        <w:rPr>
          <w:rFonts w:cs="I;Times New Roman" w:hint="eastAsia" w:ascii="I;Times New Roman" w:hAnsi="I;Times New Roman"/>
          <w:sz w:val="24"/>
        </w:rPr>
        <w:t>their</w:t>
      </w:r>
      <w:r>
        <w:rPr>
          <w:rFonts w:cs="I;Times New Roman" w:ascii="I;Times New Roman" w:hAnsi="I;Times New Roman"/>
          <w:sz w:val="24"/>
        </w:rPr>
        <w:t xml:space="preserve"> duties. </w:t>
      </w:r>
    </w:p>
    <w:p>
      <w:pPr>
        <w:pStyle w:val="Normal"/>
        <w:jc w:val="center"/>
        <w:rPr>
          <w:rFonts w:ascii="I;Times New Roman" w:hAnsi="I;Times New Roman" w:cs="I;Times New Roman"/>
          <w:b/>
          <w:sz w:val="24"/>
        </w:rPr>
      </w:pPr>
      <w:r>
        <w:rPr>
          <w:rFonts w:cs="I;Times New Roman" w:ascii="I;Times New Roman" w:hAnsi="I;Times New Roman"/>
          <w:b/>
          <w:sz w:val="24"/>
        </w:rPr>
      </w:r>
    </w:p>
    <w:p>
      <w:pPr>
        <w:pStyle w:val="Normal"/>
        <w:jc w:val="center"/>
        <w:rPr>
          <w:b/>
          <w:sz w:val="24"/>
        </w:rPr>
      </w:pPr>
      <w:r>
        <w:rPr>
          <w:b/>
          <w:sz w:val="24"/>
        </w:rPr>
        <w:t>(2)</w:t>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t>Article V</w:t>
      </w:r>
    </w:p>
    <w:p>
      <w:pPr>
        <w:pStyle w:val="Normal"/>
        <w:jc w:val="center"/>
        <w:rPr>
          <w:b/>
          <w:sz w:val="24"/>
        </w:rPr>
      </w:pPr>
      <w:r>
        <w:rPr>
          <w:b/>
          <w:sz w:val="24"/>
        </w:rPr>
      </w:r>
    </w:p>
    <w:p>
      <w:pPr>
        <w:pStyle w:val="Normal"/>
        <w:jc w:val="center"/>
        <w:rPr>
          <w:b/>
          <w:sz w:val="24"/>
        </w:rPr>
      </w:pPr>
      <w:r>
        <w:rPr>
          <w:b/>
          <w:sz w:val="24"/>
        </w:rPr>
        <w:t>Meetings</w:t>
      </w:r>
    </w:p>
    <w:p>
      <w:pPr>
        <w:pStyle w:val="Normal"/>
        <w:jc w:val="center"/>
        <w:rPr>
          <w:b/>
          <w:sz w:val="24"/>
        </w:rPr>
      </w:pPr>
      <w:r>
        <w:rPr>
          <w:b/>
          <w:sz w:val="24"/>
        </w:rPr>
      </w:r>
    </w:p>
    <w:p>
      <w:pPr>
        <w:pStyle w:val="Normal"/>
        <w:ind w:hanging="1440" w:start="2160" w:end="0"/>
        <w:rPr>
          <w:sz w:val="24"/>
        </w:rPr>
      </w:pPr>
      <w:r>
        <w:rPr>
          <w:sz w:val="24"/>
        </w:rPr>
        <w:t>Section 1:</w:t>
        <w:tab/>
        <w:t>Meetings shall be called at least every other month on the second Tuesday of the month.  Additional meetings may be called at the discretion of the President.</w:t>
      </w:r>
    </w:p>
    <w:p>
      <w:pPr>
        <w:pStyle w:val="Normal"/>
        <w:ind w:hanging="1440" w:start="2160" w:end="0"/>
        <w:rPr>
          <w:sz w:val="24"/>
        </w:rPr>
      </w:pPr>
      <w:r>
        <w:rPr>
          <w:sz w:val="24"/>
        </w:rPr>
        <w:t>Section 2:</w:t>
        <w:tab/>
        <w:t>Members shall be notified of the meetings at least three working days prior to the meeting.</w:t>
      </w:r>
    </w:p>
    <w:p>
      <w:pPr>
        <w:pStyle w:val="Normal"/>
        <w:ind w:hanging="1440" w:start="2160" w:end="0"/>
        <w:rPr/>
      </w:pPr>
      <w:r>
        <w:rPr>
          <w:sz w:val="24"/>
        </w:rPr>
        <w:t xml:space="preserve">Section 3: </w:t>
        <w:tab/>
        <w:t>Fifty percent of those present and proxies at the meetings plus one shall constitute a quorum.</w:t>
      </w:r>
    </w:p>
    <w:p>
      <w:pPr>
        <w:pStyle w:val="Normal"/>
        <w:ind w:hanging="1440" w:start="2160" w:end="0"/>
        <w:rPr/>
      </w:pPr>
      <w:r>
        <w:rPr>
          <w:sz w:val="24"/>
        </w:rPr>
        <w:t>Section 4:</w:t>
        <w:tab/>
        <w:t>Members not present at the regular meetings or the annual meeting may be represented by a proxy for voting.  Only members in good standing can be given a proxy and no member can carry more than three proxies from other members.</w:t>
      </w:r>
    </w:p>
    <w:p>
      <w:pPr>
        <w:pStyle w:val="Normal"/>
        <w:ind w:firstLine="720" w:end="0"/>
        <w:rPr>
          <w:sz w:val="24"/>
        </w:rPr>
      </w:pPr>
      <w:r>
        <w:rPr>
          <w:sz w:val="24"/>
        </w:rPr>
        <w:t>Section 5:</w:t>
        <w:tab/>
        <w:t>(A)</w:t>
        <w:tab/>
        <w:t xml:space="preserve">A motion may be proposed by a member in good standing </w:t>
      </w:r>
    </w:p>
    <w:p>
      <w:pPr>
        <w:pStyle w:val="Normal"/>
        <w:ind w:firstLine="720" w:end="0"/>
        <w:rPr>
          <w:sz w:val="24"/>
        </w:rPr>
      </w:pPr>
      <w:r>
        <w:rPr>
          <w:sz w:val="24"/>
        </w:rPr>
        <w:tab/>
        <w:tab/>
        <w:tab/>
        <w:t xml:space="preserve">and submitted to the President in writing, by electronic </w:t>
      </w:r>
    </w:p>
    <w:p>
      <w:pPr>
        <w:pStyle w:val="Normal"/>
        <w:ind w:firstLine="720" w:end="0"/>
        <w:rPr>
          <w:sz w:val="24"/>
        </w:rPr>
      </w:pPr>
      <w:r>
        <w:rPr>
          <w:sz w:val="24"/>
        </w:rPr>
        <w:tab/>
        <w:tab/>
        <w:tab/>
        <w:t>means or from the floor at the regular meetings.</w:t>
      </w:r>
    </w:p>
    <w:p>
      <w:pPr>
        <w:pStyle w:val="Normal"/>
        <w:ind w:firstLine="720" w:end="0"/>
        <w:rPr/>
      </w:pPr>
      <w:r>
        <w:rPr>
          <w:sz w:val="24"/>
        </w:rPr>
        <w:tab/>
        <w:tab/>
        <w:t>(B)</w:t>
        <w:tab/>
        <w:t>The President or Presiding Officer shall submit the motion</w:t>
      </w:r>
    </w:p>
    <w:p>
      <w:pPr>
        <w:pStyle w:val="Normal"/>
        <w:ind w:start="2940" w:end="0"/>
        <w:rPr>
          <w:sz w:val="24"/>
        </w:rPr>
      </w:pPr>
      <w:r>
        <w:rPr>
          <w:sz w:val="24"/>
        </w:rPr>
        <w:t xml:space="preserve">to the membership for discussion and/or response in person, in writing or by electronic means available. </w:t>
      </w:r>
    </w:p>
    <w:p>
      <w:pPr>
        <w:pStyle w:val="Normal"/>
        <w:rPr/>
      </w:pPr>
      <w:r>
        <w:rPr>
          <w:sz w:val="24"/>
        </w:rPr>
        <w:tab/>
        <w:tab/>
        <w:tab/>
        <w:t>(C)</w:t>
        <w:tab/>
        <w:t xml:space="preserve">The President or Presiding Officer may solicit an electronic </w:t>
      </w:r>
    </w:p>
    <w:p>
      <w:pPr>
        <w:pStyle w:val="Normal"/>
        <w:ind w:start="2880" w:end="0"/>
        <w:rPr>
          <w:sz w:val="24"/>
        </w:rPr>
      </w:pPr>
      <w:r>
        <w:rPr>
          <w:sz w:val="24"/>
        </w:rPr>
        <w:t>vote by members, advising the membership of time limitations for response if the issue cannot be tabled until the next regularly scheduled meeting.</w:t>
      </w:r>
    </w:p>
    <w:p>
      <w:pPr>
        <w:pStyle w:val="Normal"/>
        <w:ind w:hanging="2160" w:start="2880" w:end="0"/>
        <w:rPr/>
      </w:pPr>
      <w:r>
        <w:rPr>
          <w:sz w:val="24"/>
        </w:rPr>
        <w:t>Section 6:        (A)</w:t>
        <w:tab/>
        <w:t xml:space="preserve">Regular business issues shall be decided by a simple majority vote of the members present and/or responding in the event of an electronic vote. </w:t>
      </w:r>
    </w:p>
    <w:p>
      <w:pPr>
        <w:pStyle w:val="Normal"/>
        <w:ind w:hanging="2160" w:start="2880" w:end="0"/>
        <w:rPr/>
      </w:pPr>
      <w:r>
        <w:rPr>
          <w:sz w:val="24"/>
        </w:rPr>
        <w:t xml:space="preserve">                        </w:t>
      </w:r>
      <w:r>
        <w:rPr>
          <w:sz w:val="24"/>
        </w:rPr>
        <w:t>(B)</w:t>
        <w:tab/>
        <w:t xml:space="preserve">The President or Presiding Officer shall record the electronic vote and notify the membership of the results, also by electronic means available.  The results will be </w:t>
      </w:r>
    </w:p>
    <w:p>
      <w:pPr>
        <w:pStyle w:val="Normal"/>
        <w:ind w:start="2880" w:end="0"/>
        <w:rPr>
          <w:sz w:val="24"/>
        </w:rPr>
      </w:pPr>
      <w:r>
        <w:rPr>
          <w:sz w:val="24"/>
        </w:rPr>
        <w:t>given to the secretary to be entered into the minutes of the next meeting.</w:t>
      </w:r>
    </w:p>
    <w:p>
      <w:pPr>
        <w:pStyle w:val="Normal"/>
        <w:ind w:hanging="1440" w:start="2160" w:end="0"/>
        <w:rPr>
          <w:sz w:val="24"/>
        </w:rPr>
      </w:pPr>
      <w:r>
        <w:rPr>
          <w:sz w:val="24"/>
        </w:rPr>
        <w:t>Section 7:</w:t>
        <w:tab/>
        <w:t>An annual business meeting in August of each year will be held at which time officers will be elected.</w:t>
      </w:r>
    </w:p>
    <w:p>
      <w:pPr>
        <w:pStyle w:val="Normal"/>
        <w:ind w:hanging="1440" w:start="2160" w:end="0"/>
        <w:rPr/>
      </w:pPr>
      <w:r>
        <w:rPr>
          <w:sz w:val="24"/>
        </w:rPr>
        <w:t>Section 8:</w:t>
        <w:tab/>
        <w:t xml:space="preserve">Whenever </w:t>
      </w:r>
      <w:del w:id="0" w:author="814980" w:date="2008-03-11T14:26:00Z">
        <w:r>
          <w:rPr>
            <w:sz w:val="24"/>
          </w:rPr>
          <w:delText xml:space="preserve">an emergency demanding </w:delText>
        </w:r>
      </w:del>
      <w:r>
        <w:rPr>
          <w:sz w:val="24"/>
        </w:rPr>
        <w:t>immediate action arises between regular meetings, the Executive Board shall have the power to act for the Chapter</w:t>
      </w:r>
      <w:ins w:id="1" w:author="814980" w:date="2008-03-11T14:26:00Z">
        <w:r>
          <w:rPr>
            <w:sz w:val="24"/>
          </w:rPr>
          <w:t xml:space="preserve"> with authority to approve up to $50.00 </w:t>
        </w:r>
      </w:ins>
      <w:ins w:id="2" w:author="814980" w:date="2008-03-11T14:28:00Z">
        <w:r>
          <w:rPr>
            <w:sz w:val="24"/>
          </w:rPr>
          <w:t>expediture of chapter finances for chapter obligations, if funding is available in the Chapter account</w:t>
        </w:r>
      </w:ins>
      <w:r>
        <w:rPr>
          <w:sz w:val="24"/>
        </w:rPr>
        <w:t>.</w:t>
      </w:r>
    </w:p>
    <w:p>
      <w:pPr>
        <w:pStyle w:val="Normal"/>
        <w:ind w:hanging="1440" w:start="2160" w:end="0"/>
        <w:rPr>
          <w:sz w:val="24"/>
        </w:rPr>
      </w:pPr>
      <w:r>
        <w:rPr>
          <w:sz w:val="24"/>
        </w:rPr>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(3)</w:t>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Article VI</w:t>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Nominations and Elections</w:t>
      </w:r>
    </w:p>
    <w:p>
      <w:pPr>
        <w:pStyle w:val="Normal"/>
        <w:ind w:hanging="1440" w:start="2160" w:end="0"/>
        <w:jc w:val="center"/>
        <w:rPr>
          <w:b/>
          <w:sz w:val="24"/>
        </w:rPr>
      </w:pPr>
      <w:r>
        <w:rPr>
          <w:b/>
          <w:sz w:val="24"/>
        </w:rPr>
      </w:r>
    </w:p>
    <w:p>
      <w:pPr>
        <w:pStyle w:val="Normal"/>
        <w:ind w:hanging="1440" w:start="2160" w:end="0"/>
        <w:rPr>
          <w:sz w:val="24"/>
        </w:rPr>
      </w:pPr>
      <w:r>
        <w:rPr>
          <w:sz w:val="24"/>
        </w:rPr>
        <w:t>Section 1:</w:t>
        <w:tab/>
        <w:t>Election of officers shall be by written ballot of the Chapter members at the annual business meeting.</w:t>
      </w:r>
    </w:p>
    <w:p>
      <w:pPr>
        <w:pStyle w:val="Normal"/>
        <w:ind w:hanging="1440" w:start="2160" w:end="0"/>
        <w:rPr/>
      </w:pPr>
      <w:r>
        <w:rPr>
          <w:sz w:val="24"/>
        </w:rPr>
        <w:t>Section 2:</w:t>
        <w:tab/>
        <w:t xml:space="preserve">The President shall establish a Nominations and Elections Committee on an annual basis. </w:t>
      </w:r>
    </w:p>
    <w:p>
      <w:pPr>
        <w:pStyle w:val="Normal"/>
        <w:ind w:hanging="1440" w:start="2160" w:end="0"/>
        <w:rPr>
          <w:sz w:val="24"/>
        </w:rPr>
      </w:pPr>
      <w:r>
        <w:rPr>
          <w:sz w:val="24"/>
        </w:rPr>
        <w:t>Section 3:</w:t>
        <w:tab/>
        <w:t>The Nominations and Elections Committee shall prepare a slate of nominees who are Chapter members in good standing.  This slate shall be submitted to the President at least 30 days prior to the date of the annual business meeting.</w:t>
      </w:r>
    </w:p>
    <w:p>
      <w:pPr>
        <w:pStyle w:val="Normal"/>
        <w:ind w:hanging="1440" w:start="2160" w:end="0"/>
        <w:rPr>
          <w:sz w:val="24"/>
        </w:rPr>
      </w:pPr>
      <w:r>
        <w:rPr>
          <w:sz w:val="24"/>
        </w:rPr>
        <w:t>Section 4:</w:t>
        <w:tab/>
        <w:t>The President shall have the proposed slate of nominees made available to the Chapter membership at the annual business meeting.  The names of at least two members who have agreed to serve if elected shall be presented for each office.  In the event that there are not two nominees for each office, the President may accept a slate comprised of at least one nominee for each office.</w:t>
      </w:r>
    </w:p>
    <w:p>
      <w:pPr>
        <w:pStyle w:val="Normal"/>
        <w:ind w:hanging="1440" w:start="2160" w:end="0"/>
        <w:rPr>
          <w:sz w:val="24"/>
        </w:rPr>
      </w:pPr>
      <w:r>
        <w:rPr>
          <w:sz w:val="24"/>
        </w:rPr>
        <w:t>Section 5:</w:t>
        <w:tab/>
        <w:t>Any member in good standing shall have the right to propose additional candidates for each office at the time of the annual business meeting immediately prior to the election.</w:t>
      </w:r>
    </w:p>
    <w:p>
      <w:pPr>
        <w:pStyle w:val="Normal"/>
        <w:ind w:hanging="1440" w:start="2160" w:end="0"/>
        <w:rPr>
          <w:sz w:val="24"/>
        </w:rPr>
      </w:pPr>
      <w:r>
        <w:rPr>
          <w:sz w:val="24"/>
        </w:rPr>
        <w:t>Section 6:</w:t>
        <w:tab/>
        <w:t>In the event that a vacancy should occur in an elected office a Nominations and Elections Committee as appointed by the President shall prepare a slate of nominees to be voted on at the next meeting immediately after the vacancy of the office.</w:t>
      </w:r>
    </w:p>
    <w:p>
      <w:pPr>
        <w:pStyle w:val="Normal"/>
        <w:ind w:hanging="1440" w:start="2160" w:end="0"/>
        <w:rPr>
          <w:sz w:val="24"/>
        </w:rPr>
      </w:pPr>
      <w:r>
        <w:rPr>
          <w:sz w:val="24"/>
        </w:rPr>
      </w:r>
    </w:p>
    <w:p>
      <w:pPr>
        <w:pStyle w:val="Normal"/>
        <w:ind w:hanging="1440" w:start="2160" w:end="0"/>
        <w:jc w:val="center"/>
        <w:rPr>
          <w:b/>
          <w:sz w:val="24"/>
        </w:rPr>
      </w:pPr>
      <w:r>
        <w:rPr>
          <w:b/>
          <w:sz w:val="24"/>
        </w:rPr>
        <w:t>Article VII</w:t>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Committees</w:t>
      </w:r>
    </w:p>
    <w:p>
      <w:pPr>
        <w:pStyle w:val="Normal"/>
        <w:ind w:hanging="1440" w:start="2160" w:end="0"/>
        <w:jc w:val="center"/>
        <w:rPr>
          <w:b/>
          <w:sz w:val="24"/>
        </w:rPr>
      </w:pPr>
      <w:r>
        <w:rPr>
          <w:b/>
          <w:sz w:val="24"/>
        </w:rPr>
      </w:r>
    </w:p>
    <w:p>
      <w:pPr>
        <w:pStyle w:val="Normal"/>
        <w:ind w:hanging="1440" w:start="2160" w:end="0"/>
        <w:rPr>
          <w:sz w:val="24"/>
        </w:rPr>
      </w:pPr>
      <w:r>
        <w:rPr>
          <w:sz w:val="24"/>
        </w:rPr>
        <w:t>Standing committees are as follows:  Membership; Publicity and Fundraising;</w:t>
      </w:r>
    </w:p>
    <w:p>
      <w:pPr>
        <w:pStyle w:val="Normal"/>
        <w:ind w:hanging="1440" w:start="2160" w:end="0"/>
        <w:rPr/>
      </w:pPr>
      <w:r>
        <w:rPr>
          <w:sz w:val="24"/>
        </w:rPr>
        <w:t>Programs; Newsletter; Constitution and By-Laws; and National Disability</w:t>
      </w:r>
    </w:p>
    <w:p>
      <w:pPr>
        <w:pStyle w:val="Normal"/>
        <w:ind w:hanging="1440" w:start="2160" w:end="0"/>
        <w:rPr/>
      </w:pPr>
      <w:r>
        <w:rPr>
          <w:sz w:val="24"/>
        </w:rPr>
        <w:t>Professionals Week (NDPW).</w:t>
      </w:r>
    </w:p>
    <w:p>
      <w:pPr>
        <w:pStyle w:val="Normal"/>
        <w:ind w:hanging="1440" w:start="2160" w:end="0"/>
        <w:rPr>
          <w:sz w:val="24"/>
        </w:rPr>
      </w:pPr>
      <w:r>
        <w:rPr>
          <w:sz w:val="24"/>
        </w:rPr>
      </w:r>
    </w:p>
    <w:p>
      <w:pPr>
        <w:pStyle w:val="Normal"/>
        <w:ind w:hanging="1440" w:start="2160" w:end="0"/>
        <w:rPr>
          <w:sz w:val="24"/>
        </w:rPr>
      </w:pPr>
      <w:r>
        <w:rPr>
          <w:sz w:val="24"/>
        </w:rPr>
        <w:t>Section 1:</w:t>
        <w:tab/>
        <w:t>Each committee shall consist of not fewer than three members.</w:t>
      </w:r>
    </w:p>
    <w:p>
      <w:pPr>
        <w:pStyle w:val="Normal"/>
        <w:ind w:hanging="1440" w:start="2160" w:end="0"/>
        <w:rPr>
          <w:sz w:val="24"/>
        </w:rPr>
      </w:pPr>
      <w:r>
        <w:rPr>
          <w:sz w:val="24"/>
        </w:rPr>
        <w:t>Section 2:</w:t>
        <w:tab/>
        <w:t xml:space="preserve">Committee Chairs and members shall be approved by the President for a minimum one year term </w:t>
      </w:r>
    </w:p>
    <w:p>
      <w:pPr>
        <w:pStyle w:val="Normal"/>
        <w:ind w:hanging="1440" w:start="2160" w:end="0"/>
        <w:rPr>
          <w:sz w:val="24"/>
        </w:rPr>
      </w:pPr>
      <w:r>
        <w:rPr>
          <w:sz w:val="24"/>
        </w:rPr>
        <w:t xml:space="preserve">Section 3: </w:t>
        <w:tab/>
        <w:t>Members shall be eligible for re-appointment to the same committee</w:t>
      </w:r>
    </w:p>
    <w:p>
      <w:pPr>
        <w:pStyle w:val="Normal"/>
        <w:ind w:hanging="1440" w:start="2160" w:end="0"/>
        <w:rPr>
          <w:sz w:val="24"/>
        </w:rPr>
      </w:pPr>
      <w:r>
        <w:rPr>
          <w:sz w:val="24"/>
        </w:rPr>
        <w:t>Section 4:</w:t>
        <w:tab/>
        <w:t>If problems arise during the term of a committee chair or member that person can be removed from the committee by the President since they serve at the request of the President</w:t>
      </w:r>
    </w:p>
    <w:p>
      <w:pPr>
        <w:pStyle w:val="Normal"/>
        <w:ind w:hanging="1440" w:start="2160" w:end="0"/>
        <w:rPr>
          <w:sz w:val="24"/>
        </w:rPr>
      </w:pPr>
      <w:r>
        <w:rPr>
          <w:sz w:val="24"/>
        </w:rPr>
      </w:r>
    </w:p>
    <w:p>
      <w:pPr>
        <w:pStyle w:val="Normal"/>
        <w:ind w:hanging="1440" w:start="2160" w:end="0"/>
        <w:jc w:val="center"/>
        <w:rPr>
          <w:b/>
          <w:sz w:val="24"/>
        </w:rPr>
      </w:pPr>
      <w:r>
        <w:rPr>
          <w:b/>
          <w:sz w:val="24"/>
        </w:rPr>
        <w:t>(4)</w:t>
      </w:r>
    </w:p>
    <w:p>
      <w:pPr>
        <w:pStyle w:val="Normal"/>
        <w:ind w:hanging="1440" w:start="2160" w:end="0"/>
        <w:rPr>
          <w:sz w:val="24"/>
        </w:rPr>
      </w:pPr>
      <w:r>
        <w:rPr>
          <w:sz w:val="24"/>
        </w:rPr>
        <w:t>Section 5:</w:t>
        <w:tab/>
        <w:t>The Membership Committee shall encourage interest in the Chapter and organize and direct recruitment of members.</w:t>
      </w:r>
    </w:p>
    <w:p>
      <w:pPr>
        <w:pStyle w:val="Normal"/>
        <w:ind w:hanging="1440" w:start="2160" w:end="0"/>
        <w:rPr>
          <w:sz w:val="24"/>
        </w:rPr>
      </w:pPr>
      <w:r>
        <w:rPr>
          <w:sz w:val="24"/>
        </w:rPr>
        <w:t>Section 6:</w:t>
        <w:tab/>
        <w:t>The Publicity and Fundraising Committee shall be responsible for publicizing the activities of the Chapter in such a manner as to promote increasing awareness of its purposes and goals.  It shall coordinate all chapter fundraising activities.</w:t>
      </w:r>
    </w:p>
    <w:p>
      <w:pPr>
        <w:pStyle w:val="Normal"/>
        <w:ind w:hanging="1440" w:start="2160" w:end="0"/>
        <w:rPr>
          <w:sz w:val="24"/>
        </w:rPr>
      </w:pPr>
      <w:r>
        <w:rPr>
          <w:sz w:val="24"/>
        </w:rPr>
        <w:t>Section 7:</w:t>
        <w:tab/>
        <w:t>The Programs Committee shall be responsible for obtaining speakers to further the objectives for which OKADE and NADE exist.</w:t>
      </w:r>
    </w:p>
    <w:p>
      <w:pPr>
        <w:pStyle w:val="Normal"/>
        <w:ind w:hanging="1440" w:start="2160" w:end="0"/>
        <w:rPr>
          <w:sz w:val="24"/>
        </w:rPr>
      </w:pPr>
      <w:r>
        <w:rPr>
          <w:sz w:val="24"/>
        </w:rPr>
        <w:t>Section 8:</w:t>
        <w:tab/>
        <w:t>The NDPW Committee shall be responsible for coordinating the activities for the celebrating of NDPW.</w:t>
      </w:r>
    </w:p>
    <w:p>
      <w:pPr>
        <w:pStyle w:val="Normal"/>
        <w:ind w:hanging="1440" w:start="2160" w:end="0"/>
        <w:rPr>
          <w:sz w:val="24"/>
        </w:rPr>
      </w:pPr>
      <w:r>
        <w:rPr>
          <w:sz w:val="24"/>
        </w:rPr>
        <w:t>Section 9:</w:t>
        <w:tab/>
        <w:t>The Newsletter Committee shall be responsible for the coordination and publication of the OKADE Korral Newsletter.</w:t>
      </w:r>
    </w:p>
    <w:p>
      <w:pPr>
        <w:pStyle w:val="Normal"/>
        <w:ind w:hanging="1440" w:start="2160" w:end="0"/>
        <w:rPr/>
      </w:pPr>
      <w:r>
        <w:rPr>
          <w:sz w:val="24"/>
        </w:rPr>
        <w:t>Section 10:</w:t>
        <w:tab/>
        <w:t xml:space="preserve">The Constitution and By-Laws Committee shall be responsible for the maintaining and updating of the OKADE Constitution and </w:t>
      </w:r>
    </w:p>
    <w:p>
      <w:pPr>
        <w:pStyle w:val="Normal"/>
        <w:ind w:start="2160" w:end="0"/>
        <w:rPr>
          <w:sz w:val="24"/>
        </w:rPr>
      </w:pPr>
      <w:r>
        <w:rPr>
          <w:sz w:val="24"/>
        </w:rPr>
        <w:t>By-laws.</w:t>
      </w:r>
    </w:p>
    <w:p>
      <w:pPr>
        <w:pStyle w:val="Normal"/>
        <w:ind w:hanging="1440" w:start="2160" w:end="0"/>
        <w:rPr>
          <w:sz w:val="24"/>
        </w:rPr>
      </w:pPr>
      <w:r>
        <w:rPr>
          <w:sz w:val="24"/>
        </w:rPr>
        <w:t>Section 11:</w:t>
        <w:tab/>
        <w:t xml:space="preserve">Additional Ad-Hoc Committees deemed necessary by the </w:t>
      </w:r>
    </w:p>
    <w:p>
      <w:pPr>
        <w:pStyle w:val="Normal"/>
        <w:ind w:start="2160" w:end="0"/>
        <w:rPr>
          <w:sz w:val="24"/>
        </w:rPr>
      </w:pPr>
      <w:r>
        <w:rPr>
          <w:sz w:val="24"/>
        </w:rPr>
        <w:t>membership or President may be established</w:t>
      </w:r>
    </w:p>
    <w:p>
      <w:pPr>
        <w:pStyle w:val="Normal"/>
        <w:ind w:start="2160" w:end="0"/>
        <w:rPr>
          <w:sz w:val="24"/>
        </w:rPr>
      </w:pPr>
      <w:r>
        <w:rPr>
          <w:sz w:val="24"/>
        </w:rPr>
      </w:r>
    </w:p>
    <w:p>
      <w:pPr>
        <w:pStyle w:val="Normal"/>
        <w:jc w:val="center"/>
        <w:rPr>
          <w:b/>
          <w:sz w:val="24"/>
        </w:rPr>
      </w:pPr>
      <w:r>
        <w:rPr>
          <w:b/>
          <w:sz w:val="24"/>
        </w:rPr>
        <w:t>Article VIII</w:t>
      </w:r>
    </w:p>
    <w:p>
      <w:pPr>
        <w:pStyle w:val="Normal"/>
        <w:jc w:val="center"/>
        <w:rPr>
          <w:b/>
          <w:sz w:val="24"/>
        </w:rPr>
      </w:pPr>
      <w:r>
        <w:rPr>
          <w:b/>
          <w:sz w:val="24"/>
        </w:rPr>
      </w:r>
    </w:p>
    <w:p>
      <w:pPr>
        <w:pStyle w:val="Normal"/>
        <w:jc w:val="center"/>
        <w:rPr>
          <w:b/>
          <w:sz w:val="24"/>
        </w:rPr>
      </w:pPr>
      <w:r>
        <w:rPr>
          <w:b/>
          <w:sz w:val="24"/>
        </w:rPr>
        <w:t>Parliamentary Authority</w:t>
      </w:r>
    </w:p>
    <w:p>
      <w:pPr>
        <w:pStyle w:val="Normal"/>
        <w:jc w:val="center"/>
        <w:rPr>
          <w:b/>
          <w:sz w:val="24"/>
        </w:rPr>
      </w:pPr>
      <w:r>
        <w:rPr>
          <w:b/>
          <w:sz w:val="24"/>
        </w:rPr>
      </w:r>
    </w:p>
    <w:p>
      <w:pPr>
        <w:pStyle w:val="Normal"/>
        <w:rPr>
          <w:sz w:val="24"/>
        </w:rPr>
      </w:pPr>
      <w:r>
        <w:rPr>
          <w:sz w:val="24"/>
        </w:rPr>
        <w:t>The current edition of Robert’s Rules of Order shall be the authority of parliamentary procedures, except where specifically superseded by procedures described in the Constitution and By-laws of the organization.</w:t>
      </w:r>
    </w:p>
    <w:p>
      <w:pPr>
        <w:pStyle w:val="Normal"/>
        <w:rPr>
          <w:sz w:val="24"/>
        </w:rPr>
      </w:pPr>
      <w:r>
        <w:rPr>
          <w:sz w:val="24"/>
        </w:rPr>
      </w:r>
    </w:p>
    <w:p>
      <w:pPr>
        <w:pStyle w:val="Normal"/>
        <w:jc w:val="center"/>
        <w:rPr>
          <w:b/>
          <w:sz w:val="24"/>
        </w:rPr>
      </w:pPr>
      <w:r>
        <w:rPr>
          <w:b/>
          <w:sz w:val="24"/>
        </w:rPr>
        <w:t>Article IX</w:t>
      </w:r>
    </w:p>
    <w:p>
      <w:pPr>
        <w:pStyle w:val="Normal"/>
        <w:jc w:val="center"/>
        <w:rPr>
          <w:b/>
          <w:sz w:val="24"/>
        </w:rPr>
      </w:pPr>
      <w:r>
        <w:rPr>
          <w:b/>
          <w:sz w:val="24"/>
        </w:rPr>
      </w:r>
    </w:p>
    <w:p>
      <w:pPr>
        <w:pStyle w:val="Normal"/>
        <w:jc w:val="center"/>
        <w:rPr>
          <w:b/>
          <w:sz w:val="24"/>
        </w:rPr>
      </w:pPr>
      <w:r>
        <w:rPr>
          <w:b/>
          <w:sz w:val="24"/>
        </w:rPr>
        <w:t>Amendment to the Constitution</w:t>
      </w:r>
    </w:p>
    <w:p>
      <w:pPr>
        <w:pStyle w:val="Normal"/>
        <w:rPr>
          <w:b/>
          <w:sz w:val="24"/>
        </w:rPr>
      </w:pPr>
      <w:r>
        <w:rPr>
          <w:b/>
          <w:sz w:val="24"/>
        </w:rPr>
      </w:r>
    </w:p>
    <w:p>
      <w:pPr>
        <w:pStyle w:val="Normal"/>
        <w:ind w:hanging="1440" w:start="1440" w:end="0"/>
        <w:rPr>
          <w:sz w:val="24"/>
        </w:rPr>
      </w:pPr>
      <w:r>
        <w:rPr>
          <w:sz w:val="24"/>
        </w:rPr>
        <w:t xml:space="preserve">Section 1: </w:t>
        <w:tab/>
        <w:t>A proposed amendment may be submitted to the Chapter President by any member in good standing</w:t>
      </w:r>
    </w:p>
    <w:p>
      <w:pPr>
        <w:pStyle w:val="Normal"/>
        <w:ind w:hanging="1380" w:start="1440" w:end="0"/>
        <w:rPr>
          <w:sz w:val="24"/>
        </w:rPr>
      </w:pPr>
      <w:r>
        <w:rPr>
          <w:sz w:val="24"/>
        </w:rPr>
        <w:t>Section 2:</w:t>
        <w:tab/>
        <w:t>On amendments submitted as in Section 1, the Constitution and By-Laws Committee shall study the amendment and present it to the membership at the next regular meeting of the Chapter.</w:t>
      </w:r>
    </w:p>
    <w:p>
      <w:pPr>
        <w:pStyle w:val="Normal"/>
        <w:ind w:hanging="1380" w:start="1440" w:end="0"/>
        <w:rPr>
          <w:sz w:val="24"/>
        </w:rPr>
      </w:pPr>
      <w:r>
        <w:rPr>
          <w:sz w:val="24"/>
        </w:rPr>
        <w:t>Section 3:</w:t>
        <w:tab/>
        <w:t>Prior to any meeting at which an amendment to the Constitution and</w:t>
      </w:r>
    </w:p>
    <w:p>
      <w:pPr>
        <w:pStyle w:val="Normal"/>
        <w:ind w:start="1440" w:end="0"/>
        <w:rPr>
          <w:sz w:val="24"/>
        </w:rPr>
      </w:pPr>
      <w:r>
        <w:rPr>
          <w:sz w:val="24"/>
        </w:rPr>
        <w:t>By-Laws will be considered, the membership will be furnished with a written or electronic copy of the proposed amendment.</w:t>
      </w:r>
    </w:p>
    <w:p>
      <w:pPr>
        <w:pStyle w:val="Normal"/>
        <w:ind w:hanging="1440" w:start="1440" w:end="0"/>
        <w:rPr/>
      </w:pPr>
      <w:r>
        <w:rPr>
          <w:sz w:val="24"/>
        </w:rPr>
        <w:t>Section 4:</w:t>
        <w:tab/>
        <w:t>Ratification of proposed amendments shall be by a two-thirds vote of Chapter members present and voting and the ratification shall become effective immediately following.</w:t>
      </w:r>
    </w:p>
    <w:p>
      <w:pPr>
        <w:pStyle w:val="Normal"/>
        <w:ind w:hanging="1440" w:start="1440" w:end="0"/>
        <w:rPr>
          <w:sz w:val="24"/>
        </w:rPr>
      </w:pPr>
      <w:r>
        <w:rPr>
          <w:sz w:val="24"/>
        </w:rPr>
        <w:t xml:space="preserve"> </w:t>
      </w:r>
    </w:p>
    <w:p>
      <w:pPr>
        <w:pStyle w:val="Normal"/>
        <w:rPr>
          <w:sz w:val="24"/>
        </w:rPr>
      </w:pPr>
      <w:r>
        <w:rPr>
          <w:sz w:val="24"/>
        </w:rPr>
      </w:r>
    </w:p>
    <w:p>
      <w:pPr>
        <w:pStyle w:val="Normal"/>
        <w:jc w:val="center"/>
        <w:rPr>
          <w:b/>
          <w:sz w:val="24"/>
        </w:rPr>
      </w:pPr>
      <w:r>
        <w:rPr>
          <w:b/>
          <w:sz w:val="24"/>
        </w:rPr>
        <w:t>(5)</w:t>
      </w:r>
    </w:p>
    <w:p>
      <w:pPr>
        <w:pStyle w:val="Normal"/>
        <w:ind w:start="2880" w:end="0"/>
        <w:jc w:val="center"/>
        <w:rPr>
          <w:b/>
          <w:sz w:val="16"/>
        </w:rPr>
      </w:pPr>
      <w:r>
        <w:rPr>
          <w:b/>
          <w:sz w:val="16"/>
        </w:rPr>
      </w:r>
    </w:p>
    <w:p>
      <w:pPr>
        <w:pStyle w:val="Normal"/>
        <w:ind w:firstLine="720" w:start="5040" w:end="0"/>
        <w:jc w:val="center"/>
        <w:rPr>
          <w:sz w:val="16"/>
        </w:rPr>
      </w:pPr>
      <w:r>
        <w:rPr>
          <w:sz w:val="16"/>
        </w:rPr>
        <w:t>Updated 7/12/05</w:t>
      </w:r>
    </w:p>
    <w:p>
      <w:pPr>
        <w:pStyle w:val="Normal"/>
        <w:ind w:firstLine="720" w:start="5040" w:end="0"/>
        <w:jc w:val="center"/>
        <w:rPr>
          <w:sz w:val="16"/>
        </w:rPr>
      </w:pPr>
      <w:r>
        <w:rPr>
          <w:sz w:val="16"/>
        </w:rPr>
      </w:r>
    </w:p>
    <w:p>
      <w:pPr>
        <w:pStyle w:val="Normal"/>
        <w:ind w:firstLine="720" w:start="5040" w:end="0"/>
        <w:jc w:val="center"/>
        <w:rPr>
          <w:sz w:val="16"/>
        </w:rPr>
      </w:pPr>
      <w:r>
        <w:rPr>
          <w:sz w:val="16"/>
        </w:rPr>
      </w:r>
    </w:p>
    <w:p>
      <w:pPr>
        <w:pStyle w:val="Normal"/>
        <w:ind w:hanging="1440" w:start="2160" w:end="0"/>
        <w:rPr>
          <w:sz w:val="24"/>
        </w:rPr>
      </w:pPr>
      <w:r>
        <w:rPr>
          <w:sz w:val="24"/>
        </w:rPr>
        <w:t xml:space="preserve">     </w:t>
      </w:r>
    </w:p>
    <w:p>
      <w:pPr>
        <w:pStyle w:val="Normal"/>
        <w:rPr>
          <w:sz w:val="24"/>
        </w:rPr>
      </w:pPr>
      <w:r>
        <w:rPr>
          <w:sz w:val="24"/>
        </w:rPr>
      </w:r>
    </w:p>
    <w:p>
      <w:pPr>
        <w:pStyle w:val="Normal"/>
        <w:rPr>
          <w:sz w:val="24"/>
        </w:rPr>
      </w:pPr>
      <w:r>
        <w:rPr>
          <w:sz w:val="24"/>
        </w:rPr>
      </w:r>
    </w:p>
    <w:p>
      <w:pPr>
        <w:pStyle w:val="Normal"/>
        <w:jc w:val="center"/>
        <w:rPr>
          <w:b/>
          <w:sz w:val="24"/>
        </w:rPr>
      </w:pPr>
      <w:r>
        <w:rPr>
          <w:b/>
          <w:sz w:val="24"/>
        </w:rPr>
      </w:r>
    </w:p>
    <w:p>
      <w:pPr>
        <w:pStyle w:val="Normal"/>
        <w:rPr>
          <w:sz w:val="24"/>
        </w:rPr>
      </w:pPr>
      <w:r>
        <w:rPr>
          <w:sz w:val="24"/>
        </w:rPr>
        <w:tab/>
        <w:t xml:space="preserve">      </w:t>
      </w:r>
    </w:p>
    <w:p>
      <w:pPr>
        <w:pStyle w:val="Normal"/>
        <w:jc w:val="center"/>
        <w:rPr>
          <w:b/>
          <w:sz w:val="24"/>
        </w:rPr>
      </w:pPr>
      <w:r>
        <w:rPr>
          <w:b/>
          <w:sz w:val="24"/>
        </w:rPr>
      </w:r>
    </w:p>
    <w:p>
      <w:pPr>
        <w:pStyle w:val="Normal"/>
        <w:jc w:val="center"/>
        <w:rPr>
          <w:b/>
          <w:sz w:val="24"/>
        </w:rPr>
      </w:pPr>
      <w:r>
        <w:rPr>
          <w:b/>
          <w:sz w:val="24"/>
        </w:rPr>
      </w:r>
    </w:p>
    <w:p>
      <w:pPr>
        <w:pStyle w:val="Normal"/>
        <w:jc w:val="center"/>
        <w:rPr>
          <w:b/>
          <w:i/>
          <w:sz w:val="28"/>
        </w:rPr>
      </w:pPr>
      <w:r>
        <w:rPr>
          <w:b/>
          <w:i/>
          <w:sz w:val="28"/>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 w:name="I">
    <w:altName w:val="Times New Roman"/>
    <w:charset w:val="00" w:characterSet="windows-1252"/>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080"/>
        </w:tabs>
        <w:ind w:start="1080" w:hanging="360"/>
      </w:pPr>
      <w:rPr/>
    </w:lvl>
  </w:abstractNum>
  <w:abstractNum w:abstractNumId="2">
    <w:lvl w:ilvl="0">
      <w:start w:val="1"/>
      <w:numFmt w:val="upperLetter"/>
      <w:lvlText w:val="(%1)"/>
      <w:lvlJc w:val="start"/>
      <w:pPr>
        <w:tabs>
          <w:tab w:val="num" w:pos="2880"/>
        </w:tabs>
        <w:ind w:start="2880" w:hanging="720"/>
      </w:pPr>
      <w:rPr/>
    </w:lvl>
  </w:abstractNum>
  <w:abstractNum w:abstractNumId="3">
    <w:lvl w:ilvl="0">
      <w:start w:val="1"/>
      <w:numFmt w:val="upperLetter"/>
      <w:lvlText w:val="(%1)"/>
      <w:lvlJc w:val="start"/>
      <w:pPr>
        <w:tabs>
          <w:tab w:val="num" w:pos="2880"/>
        </w:tabs>
        <w:ind w:start="2880" w:hanging="72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trackRevisions/>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SimSun;Arial Unicode MS" w:cs="Times New Roman"/>
      <w:color w:val="auto"/>
      <w:sz w:val="20"/>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BalloonText">
    <w:name w:val="Balloon Text"/>
    <w:basedOn w:val="Normal"/>
    <w:qFormat/>
    <w:pPr/>
    <w:rPr>
      <w:rFonts w:ascii="Tahoma" w:hAnsi="Tahoma" w:cs="Tahoma"/>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2010-03-25T09:00:00Z</dcterms:created>
  <dc:creator>814980</dc:creator>
  <dc:description/>
  <cp:keywords/>
  <dc:language>en-US</dc:language>
  <cp:lastModifiedBy>189259</cp:lastModifiedBy>
  <cp:lastPrinted>2005-06-22T15:04:00Z</cp:lastPrinted>
  <dcterms:modified xsi:type="dcterms:W3CDTF">2010-03-25T09:00:00Z</dcterms:modified>
  <cp:revision>2</cp:revision>
  <dc:subject/>
  <dc:title>Constitution and By-Laws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-1119949784</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SW Region const &amp; bylaws</vt:lpwstr>
  </property>
  <property fmtid="{D5CDD505-2E9C-101B-9397-08002B2CF9AE}" pid="6" name="_NewReviewCycle">
    <vt:lpwstr/>
  </property>
  <property fmtid="{D5CDD505-2E9C-101B-9397-08002B2CF9AE}" pid="7" name="_PreviousAdHocReviewCycleID">
    <vt:r8>-1146634051</vt:r8>
  </property>
</Properties>
</file>